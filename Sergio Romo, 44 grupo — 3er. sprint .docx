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rtl w:val="0"/>
        </w:rPr>
        <w:t xml:space="preserve">Sergio Romo,44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rtl w:val="0"/>
        </w:rPr>
        <w:t xml:space="preserve">. grupo</w:t>
      </w:r>
      <w:r w:rsidDel="00000000" w:rsidR="00000000" w:rsidRPr="00000000">
        <w:rPr>
          <w:rtl w:val="0"/>
        </w:rPr>
        <w:t xml:space="preserve"> — 3er. </w:t>
      </w:r>
      <w:bookmarkStart w:colFirst="0" w:colLast="0" w:name="bookmark=id.1fob9te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rtl w:val="0"/>
        </w:rPr>
        <w:t xml:space="preserve">sprint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Enlace a la tabla de Google con las tareas: </w:t>
      </w:r>
    </w:p>
    <w:p w:rsidR="00000000" w:rsidDel="00000000" w:rsidP="00000000" w:rsidRDefault="00000000" w:rsidRPr="00000000" w14:paraId="00000004">
      <w:pPr>
        <w:ind w:left="720" w:firstLine="0"/>
        <w:rPr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Sergio Romo, 44 grupo - 3er. sprint 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Enlaces a los informes de errores en Jira:</w:t>
      </w:r>
    </w:p>
    <w:p w:rsidR="00000000" w:rsidDel="00000000" w:rsidP="00000000" w:rsidRDefault="00000000" w:rsidRPr="00000000" w14:paraId="00000007">
      <w:pPr>
        <w:pageBreakBefore w:val="0"/>
        <w:ind w:left="720" w:firstLine="0"/>
        <w:rPr>
          <w:color w:val="999999"/>
        </w:rPr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https://sergio-romo-ramirez.atlassian.net/jira/polaris/projects/SPRIN/ideas/view/8880265 - Can’t find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Conclusiones (*)</w:t>
      </w:r>
    </w:p>
    <w:p w:rsidR="00000000" w:rsidDel="00000000" w:rsidP="00000000" w:rsidRDefault="00000000" w:rsidRPr="00000000" w14:paraId="0000000A">
      <w:pPr>
        <w:rPr/>
      </w:pPr>
      <w:sdt>
        <w:sdtPr>
          <w:id w:val="-951779107"/>
          <w:tag w:val="goog_rdk_1"/>
        </w:sdtPr>
        <w:sdtContent>
          <w:ins w:author="Martin Cruz" w:id="0" w:date="2025-10-30T01:22:39Z"/>
          <w:sdt>
            <w:sdtPr>
              <w:id w:val="-1126183837"/>
              <w:tag w:val="goog_rdk_2"/>
            </w:sdtPr>
            <w:sdtContent>
              <w:ins w:author="Martin Cruz" w:id="0" w:date="2025-10-30T01:22:39Z">
                <w:r w:rsidDel="00000000" w:rsidR="00000000" w:rsidRPr="00000000">
                  <w:rPr>
                    <w:rtl w:val="0"/>
                    <w:rPrChange w:author="Martin Cruz" w:id="1" w:date="2025-10-30T01:22:39Z">
                      <w:rPr/>
                    </w:rPrChange>
                  </w:rPr>
                  <w:t xml:space="preserve">Sergio,</w:t>
                </w:r>
              </w:ins>
            </w:sdtContent>
          </w:sdt>
          <w:ins w:author="Martin Cruz" w:id="0" w:date="2025-10-30T01:22:39Z">
            <w:r w:rsidDel="00000000" w:rsidR="00000000" w:rsidRPr="00000000">
              <w:rPr>
                <w:rtl w:val="0"/>
              </w:rPr>
              <w:t xml:space="preserve"> te escribo por </w:t>
            </w:r>
            <w:sdt>
              <w:sdtPr>
                <w:id w:val="-377339983"/>
                <w:tag w:val="goog_rdk_3"/>
              </w:sdtPr>
              <w:sdtContent>
                <w:r w:rsidDel="00000000" w:rsidR="00000000" w:rsidRPr="00000000">
                  <w:rPr>
                    <w:rtl w:val="0"/>
                    <w:rPrChange w:author="Martin Cruz" w:id="1" w:date="2025-10-30T01:22:39Z">
                      <w:rPr/>
                    </w:rPrChange>
                  </w:rPr>
                  <w:t xml:space="preserve">aquí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para agilizar, pero </w:t>
            </w:r>
            <w:sdt>
              <w:sdtPr>
                <w:id w:val="1308736570"/>
                <w:tag w:val="goog_rdk_4"/>
              </w:sdtPr>
              <w:sdtContent>
                <w:r w:rsidDel="00000000" w:rsidR="00000000" w:rsidRPr="00000000">
                  <w:rPr>
                    <w:rtl w:val="0"/>
                    <w:rPrChange w:author="Martin Cruz" w:id="1" w:date="2025-10-30T01:22:39Z">
                      <w:rPr/>
                    </w:rPrChange>
                  </w:rPr>
                  <w:t xml:space="preserve">todos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tus </w:t>
            </w:r>
            <w:sdt>
              <w:sdtPr>
                <w:id w:val="-1269374719"/>
                <w:tag w:val="goog_rdk_5"/>
              </w:sdtPr>
              <w:sdtContent>
                <w:r w:rsidDel="00000000" w:rsidR="00000000" w:rsidRPr="00000000">
                  <w:rPr>
                    <w:rtl w:val="0"/>
                    <w:rPrChange w:author="Martin Cruz" w:id="1" w:date="2025-10-30T01:22:39Z">
                      <w:rPr/>
                    </w:rPrChange>
                  </w:rPr>
                  <w:t xml:space="preserve">links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de JIRA me </w:t>
            </w:r>
            <w:sdt>
              <w:sdtPr>
                <w:id w:val="-101251022"/>
                <w:tag w:val="goog_rdk_6"/>
              </w:sdtPr>
              <w:sdtContent>
                <w:r w:rsidDel="00000000" w:rsidR="00000000" w:rsidRPr="00000000">
                  <w:rPr>
                    <w:rtl w:val="0"/>
                    <w:rPrChange w:author="Martin Cruz" w:id="1" w:date="2025-10-30T01:22:39Z">
                      <w:rPr/>
                    </w:rPrChange>
                  </w:rPr>
                  <w:t xml:space="preserve">envían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a esta </w:t>
            </w:r>
            <w:sdt>
              <w:sdtPr>
                <w:id w:val="45605222"/>
                <w:tag w:val="goog_rdk_7"/>
              </w:sdtPr>
              <w:sdtContent>
                <w:r w:rsidDel="00000000" w:rsidR="00000000" w:rsidRPr="00000000">
                  <w:rPr>
                    <w:rtl w:val="0"/>
                    <w:rPrChange w:author="Martin Cruz" w:id="1" w:date="2025-10-30T01:22:39Z">
                      <w:rPr/>
                    </w:rPrChange>
                  </w:rPr>
                  <w:t xml:space="preserve">página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:</w:t>
              <w:br w:type="textWrapping"/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5731200" cy="26670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00" cy="2667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</w:ins>
        </w:sdtContent>
      </w:sdt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4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="24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="24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4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tbl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4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spreadsheets/d/1OoKcPK4P8OByfcVnpF268CxOpOcpOSpT/edit?usp=sharing&amp;ouid=114751531725207050722&amp;rtpof=true&amp;sd=true" TargetMode="External"/><Relationship Id="rId8" Type="http://schemas.openxmlformats.org/officeDocument/2006/relationships/hyperlink" Target="https://sergio-romo-ramirez.atlassian.net/jira/polaris/projects/SPRIN/ideas/view/888026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UWFly8ZgmIQqUMuXLZutjrCBGA==">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